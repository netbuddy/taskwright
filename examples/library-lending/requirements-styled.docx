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学校图书馆借还书系统需求说明</w:t>
      </w:r>
    </w:p>
    <w:p>
      <w:pPr>
        <w:jc w:val="center"/>
      </w:pPr>
      <w:r>
        <w:t>示例材料 · 内容虚构，仅用于演示</w:t>
      </w:r>
    </w:p>
    <w:p>
      <w:pPr>
        <w:jc w:val="right"/>
      </w:pPr>
      <w:r>
        <w:t>版本 0.3　　2026 年 9 月</w:t>
      </w:r>
    </w:p>
    <w:p>
      <w:r>
        <w:rPr>
          <w:b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（这里是目录域。在 Word 里右键选「更新域」即可生成目录。）</w:t>
      </w:r>
      <w:r>
        <w:fldChar w:fldCharType="end"/>
      </w:r>
      <w:r>
        <w:br w:type="page"/>
      </w:r>
    </w:p>
    <w:p>
      <w:pPr>
        <w:pStyle w:val="Heading1"/>
      </w:pPr>
      <w:r>
        <w:lastRenderedPageBreak/>
      </w:r>
      <w:r>
        <w:t>概述</w:t>
      </w:r>
    </w:p>
    <w:p>
      <w:pPr>
        <w:ind w:firstLine="420"/>
      </w:pPr>
      <w:r>
        <w:t>我们学校图书馆现在用纸质登记簿记录借还，高峰期排队长、查询慢。本说明描述要替换它的借还书系统：读者凭借书证</w:t>
      </w:r>
      <w:r>
        <w:rPr>
          <w:vertAlign w:val="superscript"/>
        </w:rPr>
        <w:footnoteReference w:id="1"/>
      </w:r>
      <w:r>
        <w:t>借书、续借、还书、预约，系统自动登记并在到期前提醒。</w:t>
      </w:r>
    </w:p>
    <w:p>
      <w:r>
        <w:t>系统</w:t>
      </w:r>
      <w:r>
        <w:rPr>
          <w:b/>
        </w:rPr>
        <w:t>必须</w:t>
      </w:r>
      <w:r>
        <w:t>在</w:t>
      </w:r>
      <w:r>
        <w:rPr>
          <w:i/>
        </w:rPr>
        <w:t>开学第一周</w:t>
      </w:r>
      <w:r>
        <w:t>的借还高峰稳定运行；原有的</w:t>
      </w:r>
      <w:r>
        <w:rPr>
          <w:strike/>
        </w:rPr>
        <w:t>纸质登记簿</w:t>
      </w:r>
      <w:r>
        <w:t>停用后，历史记录要</w:t>
      </w:r>
      <w:r>
        <w:rPr>
          <w:u w:val="single"/>
        </w:rPr>
        <w:t>一次性迁入</w:t>
      </w:r>
      <w:r>
        <w:t>。</w:t>
      </w:r>
      <w:r>
        <w:rPr>
          <w:color w:val="B91C1C"/>
        </w:rPr>
        <w:t>逾期未还</w:t>
      </w:r>
      <w:r>
        <w:t>的读者会被限制续借。罚款的缴纳方式</w:t>
      </w:r>
      <w:r>
        <w:rPr>
          <w:highlight w:val="yellow"/>
        </w:rPr>
        <w:t>待定</w:t>
      </w:r>
      <w:r>
        <w:t>，寒暑假借期</w:t>
      </w:r>
      <w:r>
        <w:rPr>
          <w:shd w:val="clear" w:color="auto" w:fill="D9E2F3"/>
        </w:rPr>
        <w:t>另行规定</w:t>
      </w:r>
      <w:r>
        <w:t>。馆舍面积约 1200 m</w:t>
      </w:r>
      <w:r>
        <w:rPr>
          <w:vertAlign w:val="superscript"/>
        </w:rPr>
        <w:t>2</w:t>
      </w:r>
      <w:r>
        <w:t>，馆藏编目采用第 5 版分类法（CLC</w:t>
      </w:r>
      <w:r>
        <w:rPr>
          <w:vertAlign w:val="subscript"/>
        </w:rPr>
        <w:t>5</w:t>
      </w:r>
      <w:r>
        <w:t>），</w:t>
      </w:r>
      <w:r>
        <w:rPr>
          <w:sz w:val="16"/>
        </w:rPr>
        <w:t>全文约四千字，</w:t>
      </w:r>
      <w:r>
        <w:rPr>
          <w:sz w:val="28"/>
        </w:rPr>
        <w:t>请逐条核对。</w:t>
      </w:r>
    </w:p>
    <w:p>
      <w:r>
        <w:t xml:space="preserve">学校现行的借阅管理办法见 </w:t>
      </w:r>
      <w:hyperlink r:id="rId13">
        <w:r>
          <w:rPr>
            <w:color w:val="0563C1"/>
            <w:u w:val="single"/>
          </w:rPr>
          <w:t xml:space="preserve">图书馆借阅管理办法（示例网址）</w:t>
        </w:r>
      </w:hyperlink>
      <w:r>
        <w:t>，本说明与它冲突时以本说明为准。</w:t>
      </w:r>
    </w:p>
    <w:p>
      <w:pPr>
        <w:pStyle w:val="Heading2"/>
      </w:pPr>
      <w:r>
        <w:t>范围</w:t>
      </w:r>
    </w:p>
    <w:p>
      <w:r>
        <w:t>本期只覆盖图书的借、还、续借、预约与罚款登记；电子资源、馆际互借不在本期范围内。</w:t>
      </w:r>
    </w:p>
    <w:p>
      <w:pPr>
        <w:pStyle w:val="Heading2"/>
      </w:pPr>
      <w:bookmarkStart w:id="10" w:name="_Ref_terms"/>
      <w:r>
        <w:t>术语</w:t>
      </w:r>
      <w:bookmarkEnd w:id="10"/>
    </w:p>
    <w:p>
      <w:r>
        <w:rPr>
          <w:b/>
        </w:rPr>
        <w:t>逾期</w:t>
      </w:r>
      <w:r>
        <w:t>：借期（含续借延长的部分）届满之日的次日起仍未归还。</w:t>
      </w:r>
    </w:p>
    <w:p>
      <w:r>
        <w:rPr>
          <w:b/>
        </w:rPr>
        <w:t>预约保留期</w:t>
      </w:r>
      <w:r>
        <w:t>：被预约的图书归还上架后，只为预约读者保留的那段时间。</w:t>
      </w:r>
    </w:p>
    <w:p>
      <w:pPr>
        <w:pStyle w:val="Heading1"/>
      </w:pPr>
      <w:r>
        <w:t>读者与借阅规则</w:t>
      </w:r>
    </w:p>
    <w:p>
      <w:pPr>
        <w:pStyle w:val="Heading2"/>
      </w:pPr>
      <w:r>
        <w:t>读者类型</w:t>
      </w:r>
    </w:p>
    <w:p>
      <w:pPr>
        <w:pStyle w:val="ListParagraph"/>
        <w:numPr>
          <w:ilvl w:val="0"/>
          <w:numId w:val="51"/>
        </w:numPr>
      </w:pPr>
      <w:r>
        <w:t>学生</w:t>
      </w:r>
    </w:p>
    <w:p>
      <w:pPr>
        <w:pStyle w:val="ListParagraph"/>
        <w:numPr>
          <w:ilvl w:val="1"/>
          <w:numId w:val="51"/>
        </w:numPr>
      </w:pPr>
      <w:r>
        <w:t>本科生：凭学生证办理借书证</w:t>
      </w:r>
    </w:p>
    <w:p>
      <w:pPr>
        <w:pStyle w:val="ListParagraph"/>
        <w:numPr>
          <w:ilvl w:val="1"/>
          <w:numId w:val="51"/>
        </w:numPr>
      </w:pPr>
      <w:r>
        <w:t>研究生：借阅上限与本科生相同</w:t>
      </w:r>
    </w:p>
    <w:p>
      <w:pPr>
        <w:pStyle w:val="ListParagraph"/>
        <w:numPr>
          <w:ilvl w:val="0"/>
          <w:numId w:val="51"/>
        </w:numPr>
      </w:pPr>
      <w:r>
        <w:t>教职工</w:t>
      </w:r>
    </w:p>
    <w:p>
      <w:pPr>
        <w:pStyle w:val="ListParagraph"/>
        <w:numPr>
          <w:ilvl w:val="1"/>
          <w:numId w:val="51"/>
        </w:numPr>
      </w:pPr>
      <w:r>
        <w:t>在编教师</w:t>
      </w:r>
    </w:p>
    <w:p>
      <w:pPr>
        <w:pStyle w:val="ListParagraph"/>
        <w:numPr>
          <w:ilvl w:val="1"/>
          <w:numId w:val="51"/>
        </w:numPr>
      </w:pPr>
      <w:r>
        <w:t>外聘教师：借期与在编教师相同，上限另行规定</w:t>
      </w:r>
    </w:p>
    <w:p>
      <w:pPr>
        <w:pStyle w:val="ListParagraph"/>
        <w:numPr>
          <w:ilvl w:val="0"/>
          <w:numId w:val="51"/>
        </w:numPr>
      </w:pPr>
      <w:r>
        <w:t>校外读者：本期不开放</w:t>
      </w:r>
    </w:p>
    <w:p>
      <w:pPr>
        <w:pStyle w:val="Heading2"/>
      </w:pPr>
      <w:r>
        <w:t>借书流程</w:t>
      </w:r>
    </w:p>
    <w:p>
      <w:pPr>
        <w:pStyle w:val="ListParagraph"/>
        <w:numPr>
          <w:ilvl w:val="0"/>
          <w:numId w:val="52"/>
        </w:numPr>
      </w:pPr>
      <w:r>
        <w:t>读者在自助借还机或服务台刷借书证。</w:t>
      </w:r>
    </w:p>
    <w:p>
      <w:pPr>
        <w:pStyle w:val="ListParagraph"/>
        <w:numPr>
          <w:ilvl w:val="0"/>
          <w:numId w:val="52"/>
        </w:numPr>
      </w:pPr>
      <w:r>
        <w:t>逐本扫描图书条码。</w:t>
      </w:r>
    </w:p>
    <w:p>
      <w:pPr>
        <w:pStyle w:val="ListParagraph"/>
        <w:numPr>
          <w:ilvl w:val="0"/>
          <w:numId w:val="52"/>
        </w:numPr>
      </w:pPr>
      <w:r>
        <w:t>系统核对借阅上限与逾期情况：</w:t>
      </w:r>
    </w:p>
    <w:p>
      <w:pPr>
        <w:pStyle w:val="ListParagraph"/>
        <w:numPr>
          <w:ilvl w:val="1"/>
          <w:numId w:val="52"/>
        </w:numPr>
      </w:pPr>
      <w:r>
        <w:t>名下有逾期未还图书的，不能再借；</w:t>
      </w:r>
    </w:p>
    <w:p>
      <w:pPr>
        <w:pStyle w:val="ListParagraph"/>
        <w:numPr>
          <w:ilvl w:val="1"/>
          <w:numId w:val="52"/>
        </w:numPr>
      </w:pPr>
      <w:r>
        <w:t>超过上限的，只登记到上限为止。</w:t>
      </w:r>
    </w:p>
    <w:p>
      <w:pPr>
        <w:pStyle w:val="ListParagraph"/>
        <w:numPr>
          <w:ilvl w:val="0"/>
          <w:numId w:val="52"/>
        </w:numPr>
      </w:pPr>
      <w:r>
        <w:t>系统登记借阅记录并打印凭条。</w:t>
      </w:r>
    </w:p>
    <w:p>
      <w:pPr>
        <w:pStyle w:val="ListParagraph"/>
        <w:ind w:left="420"/>
      </w:pPr>
      <w:r>
        <w:t>凭条上写明每本书的应还日期；读者也可以在校园应用里查到同样的信息。</w:t>
      </w:r>
    </w:p>
    <w:p>
      <w:pPr>
        <w:jc w:val="center"/>
      </w:pPr>
      <w:r>
        <w:lastRenderedPageBreak/>
      </w:r>
      <w:r>
        <w:drawing>
          <wp:inline xmlns:a="http://schemas.openxmlformats.org/drawingml/2006/main" xmlns:pic="http://schemas.openxmlformats.org/drawingml/2006/picture">
            <wp:extent cx="540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借书流程示意</w:t>
      </w:r>
    </w:p>
    <w:p>
      <w:pPr>
        <w:pStyle w:val="Heading2"/>
      </w:pPr>
      <w:r>
        <w:t>借阅上限</w:t>
      </w:r>
    </w:p>
    <w:p>
      <w:r>
        <w:t>表 1 是各类读者的借阅上限。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</w:tcPr>
          <w:p>
            <w:r>
              <w:rPr>
                <w:b/>
              </w:rPr>
              <w:t>读者类型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一次最多（本）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借期（天）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可续借次数</w:t>
            </w:r>
          </w:p>
        </w:tc>
      </w:tr>
      <w:tr>
        <w:tc>
          <w:tcPr>
            <w:tcW w:type="dxa" w:w="2268"/>
          </w:tcPr>
          <w:p>
            <w:r>
              <w:t>学生</w:t>
            </w:r>
          </w:p>
        </w:tc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30</w:t>
            </w:r>
          </w:p>
        </w:tc>
        <w:tc>
          <w:tcPr>
            <w:tcW w:type="dxa" w:w="2268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教师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30</w:t>
            </w:r>
          </w:p>
        </w:tc>
        <w:tc>
          <w:tcPr>
            <w:tcW w:type="dxa" w:w="2268"/>
          </w:tcPr>
          <w:p>
            <w:r>
              <w:t>1</w:t>
            </w:r>
          </w:p>
        </w:tc>
      </w:tr>
      <w:tr>
        <w:tc>
          <w:tcPr>
            <w:tcW w:type="dxa" w:w="2268"/>
          </w:tcPr>
          <w:p>
            <w:r>
              <w:t>校外读者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—</w:t>
            </w:r>
          </w:p>
        </w:tc>
      </w:tr>
    </w:tbl>
    <w:p>
      <w:r>
        <w:t>表 2 按学期与假期列出借期；同一类读者的几种情形合并在一格里。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Merge w:val="restart"/>
          </w:tcPr>
          <w:p>
            <w:r>
              <w:t>读者类型</w:t>
            </w:r>
          </w:p>
        </w:tc>
        <w:tc>
          <w:tcPr>
            <w:tcW w:type="dxa" w:w="2268"/>
            <w:vMerge w:val="restart"/>
          </w:tcPr>
          <w:p>
            <w:r>
              <w:t>细分</w:t>
            </w:r>
          </w:p>
        </w:tc>
        <w:tc>
          <w:tcPr>
            <w:tcW w:type="dxa" w:w="4536"/>
            <w:gridSpan w:val="2"/>
          </w:tcPr>
          <w:p>
            <w:r>
              <w:t>借期（天）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2268"/>
            <w:vMerge/>
          </w:tcPr>
          <w:p/>
        </w:tc>
        <w:tc>
          <w:tcPr>
            <w:tcW w:type="dxa" w:w="2268"/>
          </w:tcPr>
          <w:p>
            <w:r>
              <w:t>学期中</w:t>
            </w:r>
          </w:p>
        </w:tc>
        <w:tc>
          <w:tcPr>
            <w:tcW w:type="dxa" w:w="2268"/>
          </w:tcPr>
          <w:p>
            <w:r>
              <w:t>寒暑假</w:t>
            </w:r>
          </w:p>
        </w:tc>
      </w:tr>
      <w:tr>
        <w:tc>
          <w:tcPr>
            <w:tcW w:type="dxa" w:w="2268"/>
            <w:vMerge w:val="restart"/>
          </w:tcPr>
          <w:p>
            <w:r>
              <w:t>学生</w:t>
            </w:r>
          </w:p>
        </w:tc>
        <w:tc>
          <w:tcPr>
            <w:tcW w:type="dxa" w:w="2268"/>
          </w:tcPr>
          <w:p>
            <w:r>
              <w:t>本科生</w:t>
            </w:r>
          </w:p>
        </w:tc>
        <w:tc>
          <w:tcPr>
            <w:tcW w:type="dxa" w:w="2268"/>
          </w:tcPr>
          <w:p>
            <w:r>
              <w:t>30</w:t>
            </w:r>
          </w:p>
        </w:tc>
        <w:tc>
          <w:tcPr>
            <w:tcW w:type="dxa" w:w="2268"/>
          </w:tcPr>
          <w:p>
            <w:r>
              <w:t>另行规定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2268"/>
          </w:tcPr>
          <w:p>
            <w:r>
              <w:t>研究生</w:t>
            </w:r>
          </w:p>
        </w:tc>
        <w:tc>
          <w:tcPr>
            <w:tcW w:type="dxa" w:w="2268"/>
          </w:tcPr>
          <w:p>
            <w:r>
              <w:t>30</w:t>
            </w:r>
          </w:p>
        </w:tc>
        <w:tc>
          <w:tcPr>
            <w:tcW w:type="dxa" w:w="2268"/>
          </w:tcPr>
          <w:p>
            <w:r>
              <w:t>另行规定</w:t>
            </w:r>
          </w:p>
        </w:tc>
      </w:tr>
      <w:tr>
        <w:tc>
          <w:tcPr>
            <w:tcW w:type="dxa" w:w="2268"/>
          </w:tcPr>
          <w:p>
            <w:r>
              <w:t>教职工</w:t>
            </w:r>
          </w:p>
        </w:tc>
        <w:tc>
          <w:tcPr>
            <w:tcW w:type="dxa" w:w="2268"/>
          </w:tcPr>
          <w:p>
            <w:r>
              <w:t>在编与外聘教师</w:t>
            </w:r>
          </w:p>
        </w:tc>
        <w:tc>
          <w:tcPr>
            <w:tcW w:type="dxa" w:w="2268"/>
          </w:tcPr>
          <w:p>
            <w:r>
              <w:t>30</w:t>
            </w:r>
          </w:p>
        </w:tc>
        <w:tc>
          <w:tcPr>
            <w:tcW w:type="dxa" w:w="2268"/>
          </w:tcPr>
          <w:p>
            <w:r>
              <w:t>60</w:t>
            </w:r>
          </w:p>
        </w:tc>
      </w:tr>
    </w:tbl>
    <w:p>
      <w:pPr>
        <w:pStyle w:val="Heading1"/>
      </w:pPr>
      <w:r>
        <w:t>归还、罚款与预约</w:t>
      </w:r>
    </w:p>
    <w:p>
      <w:pPr>
        <w:pStyle w:val="Heading2"/>
      </w:pPr>
      <w:r>
        <w:t>归还</w:t>
      </w:r>
    </w:p>
    <w:p>
      <w:r>
        <w:t>读者还书</w:t>
      </w:r>
      <w:ins w:id="101" w:author="示例审阅人" w:date="2026-09-01T09:00:00Z">
        <w:r>
          <w:t xml:space="preserve">可以在自助借还机上办理，也可以</w:t>
        </w:r>
      </w:ins>
      <w:del w:id="102" w:author="示例审阅人" w:date="2026-09-01T09:00:00Z">
        <w:r>
          <w:delText xml:space="preserve">只能</w:delText>
        </w:r>
      </w:del>
      <w:r>
        <w:t>到服务台办理。还书时系统结清借阅记录；有预约的图书转入预约流程。</w:t>
      </w:r>
    </w:p>
    <w:p>
      <w:pPr>
        <w:pStyle w:val="Heading3"/>
      </w:pPr>
      <w:r>
        <w:t>逾期罚款</w:t>
      </w:r>
    </w:p>
    <w:p>
      <w:r>
        <w:t>逾期的每本每天罚款一角，罚款最多不超过这本书的定价。</w:t>
      </w:r>
      <w:commentRangeStart w:id="0"/>
      <w:r>
        <w:t>罚款怎样缴纳待定。</w:t>
      </w:r>
      <w:commentRangeEnd w:id="0"/>
      <w:r>
        <w:rPr>
          <w:rStyle w:val="CommentReference"/>
        </w:rPr>
        <w:commentReference w:id="0"/>
      </w:r>
    </w:p>
    <w:p>
      <w:pPr>
        <w:pStyle w:val="Heading3"/>
      </w:pPr>
      <w:r>
        <w:t>损坏与丢失</w:t>
      </w:r>
    </w:p>
    <w:p>
      <w:r>
        <w:t>图书损坏或丢失时的赔偿办法另行规定；在规定出台前，由服务台登记情况并暂停该读者的借阅。</w:t>
      </w:r>
    </w:p>
    <w:p>
      <w:pPr>
        <w:pStyle w:val="Heading2"/>
      </w:pPr>
      <w:r>
        <w:t>预约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20000" cy="972000"/>
            <wp:effectExtent l="0" t="0" r="0" b="0"/>
            <wp:wrapSquare wrapText="bothSides"/>
            <wp:docPr id="2" name="图片 预约保留期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72000"/>
                    </a:xfrm>
                    <a:prstGeom prst="rect"/>
                  </pic:spPr>
                </pic:pic>
              </a:graphicData>
            </a:graphic>
          </wp:anchor>
        </w:drawing>
      </w:r>
      <w:r>
        <w:t>被借走的书可以预约。书还回来以后，系统通知预约的读者，这本书为他保留 3 天，3 天内没来取就取消预约，图书转给下一位预约读者；没有下一位时放回书架。同一本书同时最多有 5 位读者在排队，排队顺序按预约时间先后。预约读者可以在保留期内随时取消预约，取消后不影响他以后再预约其他图书。</w:t>
      </w:r>
    </w:p>
    <w:p>
      <w:r>
        <w:lastRenderedPageBreak/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2340000" cy="1260000"/>
                <wp:effectExtent l="0" t="0" r="0" b="0"/>
                <wp:wrapSquare wrapText="bothSides"/>
                <wp:docPr id="90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260000"/>
                        </a:xfrm>
                        <a:prstGeom prst="rect">
                          <a:avLst/>
                        </a:prstGeom>
                        <a:solidFill>
                          <a:srgbClr val="FFF8E1"/>
                        </a:solidFill>
                        <a:ln w="9525">
                          <a:solidFill>
                            <a:srgbClr val="B4530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</w:pPr>
                            <w:r>
                              <w:rPr>
                                <w:sz w:val="18"/>
                              </w:rPr>
                              <w:t xml:space="preserve">说明：保留期从图书归还上架时起算，</w:t>
                            </w:r>
                          </w:p>
                          <w:p>
                            <w:pPr>
                              <w:spacing w:after="60"/>
                            </w:pPr>
                            <w:r>
                              <w:rPr>
                                <w:sz w:val="18"/>
                              </w:rPr>
                              <w:t xml:space="preserve">按自然日计，节假日不顺延。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Box1" style="position:absolute;margin-left:0;margin-top:0;width:184.25pt;height:99.2pt;z-index:251659264;mso-position-horizontal:right" fillcolor="#fff8e1" strokecolor="#b45309">
                <v:textbox>
                  <w:txbxContent>
                    <w:p>
                      <w:pPr>
                        <w:spacing w:after="60"/>
                      </w:pPr>
                      <w:r>
                        <w:rPr>
                          <w:sz w:val="18"/>
                        </w:rPr>
                        <w:t xml:space="preserve">说明：保留期从图书归还上架时起算，</w:t>
                      </w:r>
                    </w:p>
                    <w:p>
                      <w:pPr>
                        <w:spacing w:after="60"/>
                      </w:pPr>
                      <w:r>
                        <w:rPr>
                          <w:sz w:val="18"/>
                        </w:rPr>
                        <w:t xml:space="preserve">按自然日计，节假日不顺延。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t>预约成功后，读者在校园应用里能看到自己的排队位次。保留期内图书放在服务台后面的预约架上，只有凭该读者的借书证才能借出。保留期满未取的，系统记一次「预约未取」，一学期内累计三次的读者暂停预约资格 30 天。</w:t>
      </w:r>
    </w:p>
    <w:p>
      <w:pPr>
        <w:pStyle w:val="Heading2"/>
      </w:pPr>
      <w:r>
        <w:t>到期提醒</w:t>
      </w:r>
    </w:p>
    <w:p>
      <w:r>
        <w:t>借期到期前 3 天，系统给读者发一次提醒</w:t>
      </w:r>
      <w:r>
        <w:rPr>
          <w:vertAlign w:val="superscript"/>
        </w:rPr>
        <w:endnoteReference w:id="1"/>
      </w:r>
      <w:r>
        <w:t>。已经续借过的图书同样提醒。</w:t>
      </w:r>
    </w:p>
    <w:p>
      <w:pPr>
        <w:sectPr>
          <w:headerReference w:type="default" r:id="rId11"/>
          <w:footerReference w:type="default" r:id="rId12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lastRenderedPageBreak/>
      </w:r>
      <w:r>
        <w:t>非功能需求</w:t>
      </w:r>
    </w:p>
    <w:p>
      <w:r>
        <w:t>表 3 列出性能、可用性与数据方面的要求。个别单元格里有多段文字与列表，「数据」一行的说明格里嵌着一张小表。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rPr>
          <w:tblHeader/>
        </w:trPr>
        <w:tc>
          <w:tcPr>
            <w:tcW w:type="dxa" w:w="4668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668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466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68"/>
          </w:tcPr>
          <w:p>
            <w:r>
              <w:t>性能</w:t>
            </w:r>
          </w:p>
        </w:tc>
        <w:tc>
          <w:tcPr>
            <w:tcW w:type="dxa" w:w="4668"/>
          </w:tcPr>
          <w:p>
            <w:r>
              <w:t>开学第一周是借还高峰，系统要能每分钟处理至少 100 笔借还。</w:t>
            </w:r>
          </w:p>
        </w:tc>
        <w:tc>
          <w:tcPr>
            <w:tcW w:type="dxa" w:w="4668"/>
          </w:tcPr>
          <w:p>
            <w:r>
              <w:t>「处理」指从扫描条码到打印凭条完成。</w:t>
            </w:r>
          </w:p>
          <w:p>
            <w:r>
              <w:t>统计口径待定，先按以下两种情形测：</w:t>
            </w:r>
          </w:p>
          <w:p>
            <w:pPr>
              <w:pStyle w:val="ListParagraph"/>
              <w:numPr>
                <w:ilvl w:val="0"/>
                <w:numId w:val="51"/>
              </w:numPr>
            </w:pPr>
            <w:r>
              <w:t>只借不还的连续操作；</w:t>
            </w:r>
          </w:p>
          <w:p>
            <w:pPr>
              <w:pStyle w:val="ListParagraph"/>
              <w:numPr>
                <w:ilvl w:val="0"/>
                <w:numId w:val="51"/>
              </w:numPr>
            </w:pPr>
            <w:r>
              <w:t>借还交替的混合操作。</w:t>
            </w:r>
          </w:p>
        </w:tc>
      </w:tr>
      <w:tr>
        <w:tc>
          <w:tcPr>
            <w:tcW w:type="dxa" w:w="4668"/>
          </w:tcPr>
          <w:p>
            <w:r>
              <w:t>可用性</w:t>
            </w:r>
          </w:p>
        </w:tc>
        <w:tc>
          <w:tcPr>
            <w:tcW w:type="dxa" w:w="4668"/>
          </w:tcPr>
          <w:p>
            <w:r>
              <w:t>开馆时间内系统可用；自助借还机断网时仍能借书，恢复后补传记录。</w:t>
            </w:r>
          </w:p>
        </w:tc>
        <w:tc>
          <w:tcPr>
            <w:tcW w:type="dxa" w:w="4668"/>
          </w:tcPr>
          <w:p>
            <w:r>
              <w:t>断网时不能还书，只能借书。</w:t>
            </w:r>
          </w:p>
        </w:tc>
      </w:tr>
      <w:tr>
        <w:tc>
          <w:tcPr>
            <w:tcW w:type="dxa" w:w="4668"/>
          </w:tcPr>
          <w:p>
            <w:r>
              <w:t>数据</w:t>
            </w:r>
          </w:p>
        </w:tc>
        <w:tc>
          <w:tcPr>
            <w:tcW w:type="dxa" w:w="4668"/>
          </w:tcPr>
          <w:p>
            <w:r>
              <w:t>借阅记录保存五年；读者注销后个人信息按学校规定处理。</w:t>
            </w:r>
          </w:p>
        </w:tc>
        <w:tc>
          <w:tcPr>
            <w:tcW w:type="dxa" w:w="4668"/>
          </w:tcPr>
          <w:p>
            <w:r>
              <w:t>各类记录的保存期限：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34"/>
              <w:gridCol w:w="2334"/>
            </w:tblGrid>
            <w:tr>
              <w:tc>
                <w:tcPr>
                  <w:tcW w:type="dxa" w:w="2334"/>
                </w:tcPr>
                <w:p>
                  <w:r>
                    <w:t>记录</w:t>
                  </w:r>
                </w:p>
              </w:tc>
              <w:tc>
                <w:tcPr>
                  <w:tcW w:type="dxa" w:w="2334"/>
                </w:tcPr>
                <w:p>
                  <w:r>
                    <w:t>保存期限</w:t>
                  </w:r>
                </w:p>
              </w:tc>
            </w:tr>
            <w:tr>
              <w:tc>
                <w:tcPr>
                  <w:tcW w:type="dxa" w:w="2334"/>
                </w:tcPr>
                <w:p>
                  <w:r>
                    <w:t>借阅记录</w:t>
                  </w:r>
                </w:p>
              </w:tc>
              <w:tc>
                <w:tcPr>
                  <w:tcW w:type="dxa" w:w="2334"/>
                </w:tcPr>
                <w:p>
                  <w:r>
                    <w:t>五年</w:t>
                  </w:r>
                </w:p>
              </w:tc>
            </w:tr>
            <w:tr>
              <w:tc>
                <w:tcPr>
                  <w:tcW w:type="dxa" w:w="2334"/>
                </w:tcPr>
                <w:p>
                  <w:r>
                    <w:t>罚款记录</w:t>
                  </w:r>
                </w:p>
              </w:tc>
              <w:tc>
                <w:tcPr>
                  <w:tcW w:type="dxa" w:w="2334"/>
                </w:tcPr>
                <w:p>
                  <w:r>
                    <w:t>另行规定</w:t>
                  </w:r>
                </w:p>
              </w:tc>
            </w:tr>
          </w:tbl>
          <w:p/>
          <w:p>
            <w:r>
              <w:t>以上期限以学校档案管理规定为准。</w:t>
            </w:r>
          </w:p>
        </w:tc>
      </w:tr>
    </w:tbl>
    <w:p>
      <w:pPr>
        <w:pStyle w:val="Heading1"/>
      </w:pPr>
      <w:r>
        <w:t>待定事项</w:t>
      </w:r>
    </w:p>
    <w:p>
      <w:pPr>
        <w:pStyle w:val="ListParagraph"/>
        <w:numPr>
          <w:ilvl w:val="0"/>
          <w:numId w:val="53"/>
        </w:numPr>
      </w:pPr>
      <w:r>
        <w:t>寒暑假期间的借期另行规定。</w:t>
      </w:r>
    </w:p>
    <w:p>
      <w:pPr>
        <w:pStyle w:val="ListParagraph"/>
        <w:numPr>
          <w:ilvl w:val="0"/>
          <w:numId w:val="53"/>
        </w:numPr>
      </w:pPr>
      <w:r>
        <w:t>罚款的缴纳方式待定。</w:t>
      </w:r>
    </w:p>
    <w:p>
      <w:pPr>
        <w:pStyle w:val="ListParagraph"/>
        <w:numPr>
          <w:ilvl w:val="0"/>
          <w:numId w:val="53"/>
        </w:numPr>
      </w:pPr>
      <w:r>
        <w:t>「智能推荐图书」具体指什么，推荐依据和效果怎样验收，待定。</w:t>
      </w:r>
    </w:p>
    <w:p>
      <w:r>
        <w:t xml:space="preserve">「逾期」的定义见第 </w:t>
      </w:r>
      <w:r>
        <w:fldChar w:fldCharType="begin"/>
      </w:r>
      <w:r>
        <w:instrText xml:space="preserve"> REF _Ref_terms \r \h </w:instrText>
      </w:r>
      <w:r>
        <w:fldChar w:fldCharType="separate"/>
      </w:r>
      <w:r>
        <w:t xml:space="preserve">1.2</w:t>
      </w:r>
      <w:r>
        <w:fldChar w:fldCharType="end"/>
      </w:r>
      <w:r>
        <w:t xml:space="preserve"> 节。</w:t>
      </w:r>
    </w:p>
    <w:sectPr w:rsidR="00FC693F" w:rsidRPr="0006063C" w:rsidSect="00034616">
      <w:pgSz w:w="16838" w:h="11906" w:orient="landscape"/>
      <w:pgMar w:top="1417" w:right="1417" w:bottom="141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示例审阅人" w:initials="SL" w:date="2026-09-01T09:00:00Z">
    <w:p>
      <w:pPr>
        <w:pStyle w:val="CommentText"/>
      </w:pPr>
      <w:r>
        <w:rPr>
          <w:rStyle w:val="CommentReference"/>
        </w:rPr>
        <w:annotationRef/>
      </w:r>
      <w:r>
        <w:t>缴纳方式需要和财务处确认：服务台现金、校园卡扣款还是线上支付。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spacing w:after="0"/>
      </w:pPr>
      <w:r>
        <w:rPr>
          <w:vertAlign w:val="superscript"/>
        </w:rPr>
        <w:endnoteRef/>
      </w:r>
      <w:r>
        <w:rPr>
          <w:sz w:val="18"/>
        </w:rPr>
        <w:t xml:space="preserve"> 提醒的发送方式（短信、邮件或校园应用消息）另行确定。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5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/>
      </w:pPr>
      <w:r>
        <w:rPr>
          <w:vertAlign w:val="superscript"/>
        </w:rPr>
        <w:footnoteRef/>
      </w:r>
      <w:r>
        <w:rPr>
          <w:sz w:val="18"/>
        </w:rPr>
        <w:t xml:space="preserve"> 借书证在入学或入职时由图书馆统一办理，毕业或离职时注销。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学校图书馆借还书系统需求说明（示例材料）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">
    <w:multiLevelType w:val="multilevel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/>
      </w:rPr>
    </w:lvl>
    <w:lvl w:ilvl="1">
      <w:start w:val="1"/>
      <w:numFmt w:val="bullet"/>
      <w:lvlText w:val="◦"/>
      <w:lvlJc w:val="left"/>
      <w:pPr>
        <w:ind w:left="840" w:hanging="420"/>
      </w:pPr>
      <w:rPr>
        <w:rFonts w:ascii="Arial" w:hAnsi="Arial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000" w:hanging="5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50">
    <w:abstractNumId w:val="50"/>
  </w:num>
  <w:num w:numId="51">
    <w:abstractNumId w:val="51"/>
  </w:num>
  <w:num w:numId="52">
    <w:abstractNumId w:val="52"/>
  </w:num>
  <w:num w:numId="53">
    <w:abstractNumId w:val="5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50"/>
      </w:numPr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50"/>
      </w:numPr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50"/>
      </w:numPr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yperlink" Target="https://example.org/library/rules" TargetMode="External"/><Relationship Id="rId14" Type="http://schemas.openxmlformats.org/officeDocument/2006/relationships/image" Target="media/image1.png"/><Relationship Id="rId15" Type="http://schemas.openxmlformats.org/officeDocument/2006/relationships/comments" Target="comment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学校图书馆借还书系统需求说明（示例材料）</dc:title>
  <dc:subject/>
  <dc:creator>示例作者</dc:creator>
  <cp:keywords/>
  <dc:description>generated by python-docx</dc:description>
  <cp:lastModifiedBy>示例作者</cp:lastModifiedBy>
  <cp:revision>1</cp:revision>
  <dcterms:created xsi:type="dcterms:W3CDTF">2026-09-01T09:00:00Z</dcterms:created>
  <dcterms:modified xsi:type="dcterms:W3CDTF">2026-09-01T09:00:00Z</dcterms:modified>
  <cp:category/>
</cp:coreProperties>
</file>